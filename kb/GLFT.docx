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68A9" w:rsidRPr="00FA0BE3" w:rsidRDefault="00440634" w:rsidP="009968A9">
      <w:pPr>
        <w:pStyle w:val="Body"/>
        <w:spacing w:before="0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440634">
        <w:rPr>
          <w:rFonts w:ascii="Calibri" w:hAnsi="Calibri"/>
          <w:sz w:val="36"/>
          <w:szCs w:val="36"/>
          <w:u w:val="single"/>
        </w:rPr>
        <w:t xml:space="preserve">Financial Statements Totals &amp; Parameters </w:t>
      </w:r>
      <w:r w:rsidR="009968A9" w:rsidRPr="00FA0BE3">
        <w:rPr>
          <w:rFonts w:ascii="Calibri" w:hAnsi="Calibri"/>
          <w:sz w:val="36"/>
          <w:szCs w:val="36"/>
          <w:u w:val="single"/>
        </w:rPr>
        <w:t>(</w:t>
      </w:r>
      <w:r>
        <w:rPr>
          <w:rFonts w:ascii="Calibri" w:hAnsi="Calibri"/>
          <w:sz w:val="36"/>
          <w:szCs w:val="36"/>
          <w:u w:val="single"/>
        </w:rPr>
        <w:t>GLFT</w:t>
      </w:r>
      <w:r w:rsidR="009968A9" w:rsidRPr="00FA0BE3">
        <w:rPr>
          <w:rFonts w:ascii="Calibri" w:hAnsi="Calibri"/>
          <w:sz w:val="36"/>
          <w:szCs w:val="36"/>
          <w:u w:val="single"/>
        </w:rPr>
        <w:t>)</w:t>
      </w:r>
    </w:p>
    <w:p w:rsidR="009968A9" w:rsidRDefault="009968A9" w:rsidP="005F4E3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968A9" w:rsidRDefault="00767D73" w:rsidP="005F4E3C">
      <w:pPr>
        <w:pStyle w:val="Body"/>
        <w:spacing w:before="0"/>
        <w:contextualSpacing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05.5pt">
            <v:imagedata r:id="rId7" o:title="GLFT"/>
          </v:shape>
        </w:pict>
      </w:r>
    </w:p>
    <w:p w:rsidR="009968A9" w:rsidRDefault="009968A9" w:rsidP="005F4E3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57C46" w:rsidRDefault="00440634" w:rsidP="005F4E3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440634">
        <w:rPr>
          <w:rFonts w:ascii="Calibri" w:hAnsi="Calibri" w:cs="Calibri"/>
          <w:sz w:val="24"/>
        </w:rPr>
        <w:t>The Financial Statements Totals/Parameters Report (GLFT) prints information from the FSDATA file.</w:t>
      </w:r>
      <w:r>
        <w:rPr>
          <w:rFonts w:ascii="Calibri" w:hAnsi="Calibri" w:cs="Calibri"/>
          <w:sz w:val="24"/>
        </w:rPr>
        <w:t xml:space="preserve"> The program shows you how many records are included in the file</w:t>
      </w:r>
      <w:r w:rsidR="007458BF">
        <w:rPr>
          <w:rFonts w:ascii="Calibri" w:hAnsi="Calibri" w:cs="Calibri"/>
          <w:sz w:val="24"/>
        </w:rPr>
        <w:t xml:space="preserve"> and lets you set a range of record numbers to include on the report.</w:t>
      </w:r>
    </w:p>
    <w:p w:rsidR="00A57C46" w:rsidRDefault="00A57C46" w:rsidP="005F4E3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968A9" w:rsidRDefault="009968A9" w:rsidP="005F4E3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To access this function, you can: </w:t>
      </w:r>
    </w:p>
    <w:p w:rsidR="009968A9" w:rsidRDefault="009968A9" w:rsidP="005F4E3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968A9" w:rsidRDefault="009968A9" w:rsidP="005F4E3C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Select “</w:t>
      </w:r>
      <w:r w:rsidR="00A41042">
        <w:rPr>
          <w:rFonts w:ascii="Calibri" w:hAnsi="Calibri" w:cs="Calibri"/>
          <w:sz w:val="24"/>
        </w:rPr>
        <w:t>System Maintenance</w:t>
      </w:r>
      <w:r>
        <w:rPr>
          <w:rFonts w:ascii="Calibri" w:hAnsi="Calibri" w:cs="Calibri"/>
          <w:sz w:val="24"/>
        </w:rPr>
        <w:t>” from the menu</w:t>
      </w:r>
      <w:r w:rsidR="00A41042">
        <w:rPr>
          <w:rFonts w:ascii="Calibri" w:hAnsi="Calibri" w:cs="Calibri"/>
          <w:sz w:val="24"/>
        </w:rPr>
        <w:t xml:space="preserve"> and c</w:t>
      </w:r>
      <w:r>
        <w:rPr>
          <w:rFonts w:ascii="Calibri" w:hAnsi="Calibri" w:cs="Calibri"/>
          <w:sz w:val="24"/>
        </w:rPr>
        <w:t>hoose the “</w:t>
      </w:r>
      <w:r w:rsidR="00A41042">
        <w:rPr>
          <w:rFonts w:ascii="Calibri" w:hAnsi="Calibri" w:cs="Calibri"/>
          <w:sz w:val="24"/>
        </w:rPr>
        <w:t>Data File Review</w:t>
      </w:r>
      <w:r>
        <w:rPr>
          <w:rFonts w:ascii="Calibri" w:hAnsi="Calibri" w:cs="Calibri"/>
          <w:sz w:val="24"/>
        </w:rPr>
        <w:t>” submenu</w:t>
      </w:r>
      <w:r w:rsidR="00A41042">
        <w:rPr>
          <w:rFonts w:ascii="Calibri" w:hAnsi="Calibri" w:cs="Calibri"/>
          <w:sz w:val="24"/>
        </w:rPr>
        <w:t>. Expand the “General Ledger” submenu beneath that and c</w:t>
      </w:r>
      <w:r>
        <w:rPr>
          <w:rFonts w:ascii="Calibri" w:hAnsi="Calibri" w:cs="Calibri"/>
          <w:sz w:val="24"/>
        </w:rPr>
        <w:t>lick “</w:t>
      </w:r>
      <w:r w:rsidR="00A41042">
        <w:rPr>
          <w:rFonts w:ascii="Calibri" w:hAnsi="Calibri" w:cs="Calibri"/>
          <w:sz w:val="24"/>
        </w:rPr>
        <w:t>Financial Stmt. Totals/Parameters</w:t>
      </w:r>
      <w:r>
        <w:rPr>
          <w:rFonts w:ascii="Calibri" w:hAnsi="Calibri" w:cs="Calibri"/>
          <w:sz w:val="24"/>
        </w:rPr>
        <w:t>.”</w:t>
      </w:r>
    </w:p>
    <w:p w:rsidR="009968A9" w:rsidRDefault="009968A9" w:rsidP="005F4E3C">
      <w:pPr>
        <w:pStyle w:val="Command"/>
        <w:numPr>
          <w:ilvl w:val="0"/>
          <w:numId w:val="10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Type “</w:t>
      </w:r>
      <w:r w:rsidR="00A41042">
        <w:rPr>
          <w:rFonts w:ascii="Calibri" w:hAnsi="Calibri" w:cs="Calibri"/>
          <w:b w:val="0"/>
          <w:sz w:val="24"/>
        </w:rPr>
        <w:t>GLFT</w:t>
      </w:r>
      <w:r>
        <w:rPr>
          <w:rFonts w:ascii="Calibri" w:hAnsi="Calibri" w:cs="Calibri"/>
          <w:b w:val="0"/>
          <w:sz w:val="24"/>
        </w:rPr>
        <w:t xml:space="preserve">” in the </w:t>
      </w:r>
      <w:ins w:id="0" w:author="skirkegaard" w:date="2016-01-22T13:46:00Z">
        <w:r>
          <w:rPr>
            <w:rFonts w:ascii="Calibri" w:hAnsi="Calibri" w:cs="Calibri"/>
            <w:b w:val="0"/>
            <w:sz w:val="24"/>
          </w:rPr>
          <w:t>Shortcuts Bar.</w:t>
        </w:r>
      </w:ins>
      <w:del w:id="1" w:author="skirkegaard" w:date="2016-01-22T13:46:00Z">
        <w:r>
          <w:rPr>
            <w:rFonts w:ascii="Calibri" w:hAnsi="Calibri" w:cs="Calibri"/>
            <w:b w:val="0"/>
            <w:sz w:val="24"/>
          </w:rPr>
          <w:delText>task box</w:delText>
        </w:r>
      </w:del>
    </w:p>
    <w:p w:rsidR="00ED7CC2" w:rsidRDefault="00ED7CC2" w:rsidP="00ED7CC2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sz w:val="24"/>
        </w:rPr>
      </w:pPr>
    </w:p>
    <w:p w:rsidR="00BB5CE7" w:rsidRPr="007458BF" w:rsidRDefault="00440634" w:rsidP="005F4E3C">
      <w:p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  <w:u w:val="single"/>
        </w:rPr>
        <w:t>First Record Number:</w:t>
      </w:r>
      <w:r w:rsidR="007458BF">
        <w:rPr>
          <w:rFonts w:ascii="Calibri" w:hAnsi="Calibri" w:cs="Calibri"/>
          <w:sz w:val="24"/>
        </w:rPr>
        <w:t xml:space="preserve"> Enter the first record number you want printed on the report. </w:t>
      </w:r>
      <w:r w:rsidR="007458BF">
        <w:rPr>
          <w:rFonts w:ascii="Calibri" w:hAnsi="Calibri" w:cs="Calibri"/>
          <w:b/>
          <w:bCs/>
          <w:sz w:val="24"/>
        </w:rPr>
        <w:t xml:space="preserve">NOTE: </w:t>
      </w:r>
      <w:r w:rsidR="007458BF">
        <w:rPr>
          <w:rFonts w:ascii="Calibri" w:hAnsi="Calibri" w:cs="Calibri"/>
          <w:sz w:val="24"/>
        </w:rPr>
        <w:t xml:space="preserve">If you only want to look at a single record, enter the number in </w:t>
      </w:r>
      <w:r w:rsidR="007458BF">
        <w:rPr>
          <w:rFonts w:ascii="Calibri" w:hAnsi="Calibri" w:cs="Calibri"/>
          <w:b/>
          <w:bCs/>
          <w:sz w:val="24"/>
        </w:rPr>
        <w:t>both</w:t>
      </w:r>
      <w:r w:rsidR="007458BF">
        <w:rPr>
          <w:rFonts w:ascii="Calibri" w:hAnsi="Calibri" w:cs="Calibri"/>
          <w:sz w:val="24"/>
        </w:rPr>
        <w:t xml:space="preserve"> fields.</w:t>
      </w:r>
    </w:p>
    <w:p w:rsidR="00440634" w:rsidRDefault="00440634" w:rsidP="005F4E3C">
      <w:pPr>
        <w:contextualSpacing/>
        <w:jc w:val="left"/>
        <w:rPr>
          <w:rFonts w:ascii="Calibri" w:hAnsi="Calibri" w:cs="Calibri"/>
          <w:b/>
          <w:bCs/>
          <w:sz w:val="24"/>
          <w:u w:val="single"/>
        </w:rPr>
      </w:pPr>
    </w:p>
    <w:p w:rsidR="00440634" w:rsidRPr="007458BF" w:rsidRDefault="00440634" w:rsidP="005F4E3C">
      <w:p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  <w:u w:val="single"/>
        </w:rPr>
        <w:t>Last Record Number:</w:t>
      </w:r>
      <w:r w:rsidR="007458BF">
        <w:rPr>
          <w:rFonts w:ascii="Calibri" w:hAnsi="Calibri" w:cs="Calibri"/>
          <w:sz w:val="24"/>
        </w:rPr>
        <w:t xml:space="preserve"> Enter the last record number you want printed on the report. </w:t>
      </w:r>
      <w:r w:rsidR="007458BF">
        <w:rPr>
          <w:rFonts w:ascii="Calibri" w:hAnsi="Calibri" w:cs="Calibri"/>
          <w:b/>
          <w:bCs/>
          <w:sz w:val="24"/>
        </w:rPr>
        <w:t xml:space="preserve">NOTE: </w:t>
      </w:r>
      <w:r w:rsidR="007458BF">
        <w:rPr>
          <w:rFonts w:ascii="Calibri" w:hAnsi="Calibri" w:cs="Calibri"/>
          <w:sz w:val="24"/>
        </w:rPr>
        <w:t xml:space="preserve">If you only want to look at a single record, enter the number in </w:t>
      </w:r>
      <w:r w:rsidR="007458BF">
        <w:rPr>
          <w:rFonts w:ascii="Calibri" w:hAnsi="Calibri" w:cs="Calibri"/>
          <w:b/>
          <w:bCs/>
          <w:sz w:val="24"/>
        </w:rPr>
        <w:t>both</w:t>
      </w:r>
      <w:r w:rsidR="007458BF">
        <w:rPr>
          <w:rFonts w:ascii="Calibri" w:hAnsi="Calibri" w:cs="Calibri"/>
          <w:sz w:val="24"/>
        </w:rPr>
        <w:t xml:space="preserve"> fields.</w:t>
      </w:r>
    </w:p>
    <w:p w:rsidR="00440634" w:rsidRDefault="00440634" w:rsidP="005F4E3C">
      <w:pPr>
        <w:contextualSpacing/>
        <w:jc w:val="left"/>
        <w:rPr>
          <w:rFonts w:ascii="Calibri" w:hAnsi="Calibri" w:cs="Calibri"/>
          <w:b/>
          <w:bCs/>
          <w:sz w:val="24"/>
          <w:u w:val="single"/>
        </w:rPr>
      </w:pPr>
    </w:p>
    <w:p w:rsidR="00440634" w:rsidRPr="007458BF" w:rsidRDefault="00440634" w:rsidP="005F4E3C">
      <w:p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  <w:u w:val="single"/>
        </w:rPr>
        <w:t>Printer Name:</w:t>
      </w:r>
      <w:r w:rsidR="007458BF">
        <w:rPr>
          <w:rFonts w:ascii="Calibri" w:hAnsi="Calibri" w:cs="Calibri"/>
          <w:sz w:val="24"/>
        </w:rPr>
        <w:t xml:space="preserve"> Set the printer to receive the report here. Use the </w:t>
      </w:r>
      <w:r w:rsidR="007458BF">
        <w:rPr>
          <w:rFonts w:ascii="Calibri" w:hAnsi="Calibri" w:cs="Calibri"/>
          <w:b/>
          <w:bCs/>
          <w:sz w:val="24"/>
        </w:rPr>
        <w:t>PDF</w:t>
      </w:r>
      <w:r w:rsidR="007458BF">
        <w:rPr>
          <w:rFonts w:ascii="Calibri" w:hAnsi="Calibri" w:cs="Calibri"/>
          <w:sz w:val="24"/>
        </w:rPr>
        <w:t xml:space="preserve"> printer to preview the report on your screen.</w:t>
      </w:r>
    </w:p>
    <w:p w:rsidR="00440634" w:rsidRDefault="00440634" w:rsidP="005F4E3C">
      <w:pPr>
        <w:contextualSpacing/>
        <w:jc w:val="left"/>
        <w:rPr>
          <w:rFonts w:ascii="Calibri" w:hAnsi="Calibri" w:cs="Calibri"/>
          <w:b/>
          <w:bCs/>
          <w:sz w:val="24"/>
          <w:u w:val="single"/>
        </w:rPr>
      </w:pPr>
    </w:p>
    <w:p w:rsidR="00767D73" w:rsidRPr="007458BF" w:rsidRDefault="00767D73" w:rsidP="005F4E3C">
      <w:p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  <w:u w:val="single"/>
        </w:rPr>
        <w:t>Print:</w:t>
      </w:r>
      <w:r w:rsidR="007458BF">
        <w:rPr>
          <w:rFonts w:ascii="Calibri" w:hAnsi="Calibri" w:cs="Calibri"/>
          <w:sz w:val="24"/>
        </w:rPr>
        <w:t xml:space="preserve"> Click this button to generate the report.</w:t>
      </w:r>
    </w:p>
    <w:p w:rsidR="00767D73" w:rsidRDefault="00767D73" w:rsidP="005F4E3C">
      <w:pPr>
        <w:contextualSpacing/>
        <w:jc w:val="left"/>
        <w:rPr>
          <w:rFonts w:ascii="Calibri" w:hAnsi="Calibri" w:cs="Calibri"/>
          <w:b/>
          <w:bCs/>
          <w:sz w:val="24"/>
          <w:u w:val="single"/>
        </w:rPr>
      </w:pPr>
    </w:p>
    <w:p w:rsidR="00767D73" w:rsidRDefault="00767D73" w:rsidP="005F4E3C">
      <w:pPr>
        <w:contextualSpacing/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Sample Printout:</w:t>
      </w:r>
    </w:p>
    <w:p w:rsidR="00767D73" w:rsidRDefault="00767D73" w:rsidP="005F4E3C">
      <w:pPr>
        <w:contextualSpacing/>
        <w:jc w:val="left"/>
        <w:rPr>
          <w:rFonts w:ascii="Calibri" w:hAnsi="Calibri" w:cs="Calibri"/>
          <w:b/>
          <w:bCs/>
          <w:sz w:val="24"/>
        </w:rPr>
      </w:pPr>
    </w:p>
    <w:p w:rsidR="00767D73" w:rsidRPr="00767D73" w:rsidRDefault="00767D73" w:rsidP="005F4E3C">
      <w:pPr>
        <w:contextualSpacing/>
        <w:jc w:val="left"/>
        <w:rPr>
          <w:rFonts w:ascii="Calibri" w:hAnsi="Calibri" w:cs="Calibri"/>
          <w:b/>
          <w:bCs/>
          <w:sz w:val="24"/>
        </w:rPr>
      </w:pPr>
    </w:p>
    <w:p w:rsidR="00440634" w:rsidRPr="00440634" w:rsidRDefault="00440634" w:rsidP="005F4E3C">
      <w:pPr>
        <w:contextualSpacing/>
        <w:jc w:val="left"/>
        <w:rPr>
          <w:rFonts w:ascii="Calibri" w:hAnsi="Calibri" w:cs="Calibri"/>
          <w:b/>
          <w:bCs/>
          <w:sz w:val="24"/>
          <w:u w:val="single"/>
        </w:rPr>
      </w:pPr>
    </w:p>
    <w:sectPr w:rsidR="00440634" w:rsidRPr="00440634">
      <w:footerReference w:type="default" r:id="rId8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478A" w:rsidRDefault="00AB478A">
      <w:r>
        <w:separator/>
      </w:r>
    </w:p>
  </w:endnote>
  <w:endnote w:type="continuationSeparator" w:id="0">
    <w:p w:rsidR="00AB478A" w:rsidRDefault="00AB4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22E7" w:rsidRDefault="004E22E7">
    <w:pPr>
      <w:pStyle w:val="Footer"/>
      <w:tabs>
        <w:tab w:val="clear" w:pos="4320"/>
      </w:tabs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478A" w:rsidRDefault="00AB478A">
      <w:r>
        <w:separator/>
      </w:r>
    </w:p>
  </w:footnote>
  <w:footnote w:type="continuationSeparator" w:id="0">
    <w:p w:rsidR="00AB478A" w:rsidRDefault="00AB4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57C646C"/>
    <w:multiLevelType w:val="hybridMultilevel"/>
    <w:tmpl w:val="A8764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550CF"/>
    <w:multiLevelType w:val="hybridMultilevel"/>
    <w:tmpl w:val="9A4E4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37FEB"/>
    <w:multiLevelType w:val="hybridMultilevel"/>
    <w:tmpl w:val="68EA4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92720"/>
    <w:multiLevelType w:val="hybridMultilevel"/>
    <w:tmpl w:val="85A4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F28C6"/>
    <w:multiLevelType w:val="hybridMultilevel"/>
    <w:tmpl w:val="F4A6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076322A"/>
    <w:multiLevelType w:val="hybridMultilevel"/>
    <w:tmpl w:val="5DE6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7755A"/>
    <w:multiLevelType w:val="hybridMultilevel"/>
    <w:tmpl w:val="BD6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91B86"/>
    <w:multiLevelType w:val="hybridMultilevel"/>
    <w:tmpl w:val="4EFC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23FFA"/>
    <w:multiLevelType w:val="hybridMultilevel"/>
    <w:tmpl w:val="230CC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C7457"/>
    <w:multiLevelType w:val="hybridMultilevel"/>
    <w:tmpl w:val="F29E2F9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F42A7"/>
    <w:multiLevelType w:val="hybridMultilevel"/>
    <w:tmpl w:val="86C23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3392C"/>
    <w:multiLevelType w:val="hybridMultilevel"/>
    <w:tmpl w:val="5860C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542EC"/>
    <w:multiLevelType w:val="hybridMultilevel"/>
    <w:tmpl w:val="340C2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E5BC6"/>
    <w:multiLevelType w:val="hybridMultilevel"/>
    <w:tmpl w:val="E77AD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C72D2"/>
    <w:multiLevelType w:val="hybridMultilevel"/>
    <w:tmpl w:val="7F487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34F42"/>
    <w:multiLevelType w:val="hybridMultilevel"/>
    <w:tmpl w:val="C95E9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75EEA"/>
    <w:multiLevelType w:val="hybridMultilevel"/>
    <w:tmpl w:val="DE203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8"/>
  </w:num>
  <w:num w:numId="5">
    <w:abstractNumId w:val="16"/>
  </w:num>
  <w:num w:numId="6">
    <w:abstractNumId w:val="9"/>
  </w:num>
  <w:num w:numId="7">
    <w:abstractNumId w:val="4"/>
  </w:num>
  <w:num w:numId="8">
    <w:abstractNumId w:val="5"/>
  </w:num>
  <w:num w:numId="9">
    <w:abstractNumId w:val="18"/>
  </w:num>
  <w:num w:numId="10">
    <w:abstractNumId w:val="3"/>
  </w:num>
  <w:num w:numId="11">
    <w:abstractNumId w:val="1"/>
  </w:num>
  <w:num w:numId="12">
    <w:abstractNumId w:val="2"/>
  </w:num>
  <w:num w:numId="13">
    <w:abstractNumId w:val="7"/>
  </w:num>
  <w:num w:numId="14">
    <w:abstractNumId w:val="10"/>
  </w:num>
  <w:num w:numId="15">
    <w:abstractNumId w:val="17"/>
  </w:num>
  <w:num w:numId="16">
    <w:abstractNumId w:val="15"/>
  </w:num>
  <w:num w:numId="17">
    <w:abstractNumId w:val="12"/>
  </w:num>
  <w:num w:numId="18">
    <w:abstractNumId w:val="1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7962"/>
    <w:rsid w:val="00075374"/>
    <w:rsid w:val="00101C35"/>
    <w:rsid w:val="00110960"/>
    <w:rsid w:val="00147850"/>
    <w:rsid w:val="001857C0"/>
    <w:rsid w:val="001C7CAC"/>
    <w:rsid w:val="001D42DB"/>
    <w:rsid w:val="001F6E0A"/>
    <w:rsid w:val="002330DC"/>
    <w:rsid w:val="00246A05"/>
    <w:rsid w:val="0027256C"/>
    <w:rsid w:val="00272CC4"/>
    <w:rsid w:val="00292E6C"/>
    <w:rsid w:val="002B1878"/>
    <w:rsid w:val="002F11F9"/>
    <w:rsid w:val="0031310F"/>
    <w:rsid w:val="00331CA9"/>
    <w:rsid w:val="003C227D"/>
    <w:rsid w:val="003F6C2F"/>
    <w:rsid w:val="00401C94"/>
    <w:rsid w:val="004106CC"/>
    <w:rsid w:val="00415F49"/>
    <w:rsid w:val="00420A49"/>
    <w:rsid w:val="00436071"/>
    <w:rsid w:val="00440634"/>
    <w:rsid w:val="00474F28"/>
    <w:rsid w:val="004D6E32"/>
    <w:rsid w:val="004E22E7"/>
    <w:rsid w:val="00543593"/>
    <w:rsid w:val="00590540"/>
    <w:rsid w:val="00592B72"/>
    <w:rsid w:val="005972C5"/>
    <w:rsid w:val="005D366B"/>
    <w:rsid w:val="005F4E3C"/>
    <w:rsid w:val="006415AF"/>
    <w:rsid w:val="006A35DD"/>
    <w:rsid w:val="006E1F07"/>
    <w:rsid w:val="00725ADA"/>
    <w:rsid w:val="007458BF"/>
    <w:rsid w:val="00767D73"/>
    <w:rsid w:val="00783ECF"/>
    <w:rsid w:val="0078548C"/>
    <w:rsid w:val="00785A7D"/>
    <w:rsid w:val="007A473D"/>
    <w:rsid w:val="0087483C"/>
    <w:rsid w:val="008822C8"/>
    <w:rsid w:val="008901C5"/>
    <w:rsid w:val="0089339D"/>
    <w:rsid w:val="00894FB0"/>
    <w:rsid w:val="008D7C18"/>
    <w:rsid w:val="009303A1"/>
    <w:rsid w:val="00932C3F"/>
    <w:rsid w:val="00962C5D"/>
    <w:rsid w:val="0099139D"/>
    <w:rsid w:val="00995A5C"/>
    <w:rsid w:val="009968A9"/>
    <w:rsid w:val="009E4DB8"/>
    <w:rsid w:val="00A025EE"/>
    <w:rsid w:val="00A41042"/>
    <w:rsid w:val="00A53F0F"/>
    <w:rsid w:val="00A57C46"/>
    <w:rsid w:val="00AB216A"/>
    <w:rsid w:val="00AB478A"/>
    <w:rsid w:val="00AF3790"/>
    <w:rsid w:val="00B031C2"/>
    <w:rsid w:val="00B13E66"/>
    <w:rsid w:val="00B52E2E"/>
    <w:rsid w:val="00B6647F"/>
    <w:rsid w:val="00BA7136"/>
    <w:rsid w:val="00BB5CE7"/>
    <w:rsid w:val="00C37B12"/>
    <w:rsid w:val="00CA756C"/>
    <w:rsid w:val="00CB6147"/>
    <w:rsid w:val="00CF0A03"/>
    <w:rsid w:val="00D0777C"/>
    <w:rsid w:val="00D162DF"/>
    <w:rsid w:val="00D345F1"/>
    <w:rsid w:val="00D44938"/>
    <w:rsid w:val="00D51EED"/>
    <w:rsid w:val="00D56D9D"/>
    <w:rsid w:val="00D56EDC"/>
    <w:rsid w:val="00D903A0"/>
    <w:rsid w:val="00DA2F0A"/>
    <w:rsid w:val="00DC4D45"/>
    <w:rsid w:val="00DC516E"/>
    <w:rsid w:val="00DD13CA"/>
    <w:rsid w:val="00E0703D"/>
    <w:rsid w:val="00E27D3C"/>
    <w:rsid w:val="00E342B2"/>
    <w:rsid w:val="00E34DBB"/>
    <w:rsid w:val="00E72320"/>
    <w:rsid w:val="00E74431"/>
    <w:rsid w:val="00EB1427"/>
    <w:rsid w:val="00EC12B7"/>
    <w:rsid w:val="00EC2003"/>
    <w:rsid w:val="00EC445D"/>
    <w:rsid w:val="00ED7CC2"/>
    <w:rsid w:val="00F34726"/>
    <w:rsid w:val="00F50E59"/>
    <w:rsid w:val="00F51858"/>
    <w:rsid w:val="00F54BDC"/>
    <w:rsid w:val="00F57962"/>
    <w:rsid w:val="00F63CC5"/>
    <w:rsid w:val="00F800A3"/>
    <w:rsid w:val="00FC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84DA083-736F-4D56-ABC9-189CC371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link w:val="Heading2Char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link w:val="BodyChar"/>
    <w:pPr>
      <w:spacing w:before="240"/>
    </w:pPr>
  </w:style>
  <w:style w:type="character" w:customStyle="1" w:styleId="BodyChar">
    <w:name w:val="Body Char"/>
    <w:link w:val="Body"/>
    <w:rsid w:val="00C37B12"/>
    <w:rPr>
      <w:rFonts w:ascii="Verdana" w:hAnsi="Verdana"/>
      <w:szCs w:val="24"/>
      <w:lang w:val="en-US" w:eastAsia="en-US" w:bidi="ar-SA"/>
    </w:r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character" w:customStyle="1" w:styleId="Heading2Char">
    <w:name w:val="Heading 2 Char"/>
    <w:link w:val="Heading2"/>
    <w:rsid w:val="009968A9"/>
    <w:rPr>
      <w:rFonts w:ascii="Verdana" w:hAnsi="Verdana"/>
      <w:b/>
      <w:szCs w:val="24"/>
    </w:rPr>
  </w:style>
  <w:style w:type="character" w:customStyle="1" w:styleId="Heading3Char">
    <w:name w:val="Heading 3 Char"/>
    <w:link w:val="Heading3"/>
    <w:rsid w:val="009968A9"/>
    <w:rPr>
      <w:rFonts w:ascii="Verdana" w:hAnsi="Verdana"/>
      <w:b/>
      <w:szCs w:val="24"/>
    </w:rPr>
  </w:style>
  <w:style w:type="character" w:customStyle="1" w:styleId="BodyTextChar">
    <w:name w:val="Body Text Char"/>
    <w:link w:val="BodyText"/>
    <w:rsid w:val="009968A9"/>
    <w:rPr>
      <w:rFonts w:ascii="Verdana" w:hAnsi="Verdana"/>
      <w:szCs w:val="24"/>
    </w:rPr>
  </w:style>
  <w:style w:type="character" w:styleId="Hyperlink">
    <w:name w:val="Hyperlink"/>
    <w:rsid w:val="009968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 Memo Reports--Sales Tax Group Report</vt:lpstr>
    </vt:vector>
  </TitlesOfParts>
  <Company>HBS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Memo Reports--Sales Tax Group Report</dc:title>
  <dc:subject/>
  <dc:creator>Training</dc:creator>
  <cp:keywords/>
  <dc:description/>
  <cp:lastModifiedBy>app</cp:lastModifiedBy>
  <cp:revision>2</cp:revision>
  <cp:lastPrinted>2013-05-20T20:17:00Z</cp:lastPrinted>
  <dcterms:created xsi:type="dcterms:W3CDTF">2026-01-17T13:47:00Z</dcterms:created>
  <dcterms:modified xsi:type="dcterms:W3CDTF">2026-01-17T13:47:00Z</dcterms:modified>
</cp:coreProperties>
</file>